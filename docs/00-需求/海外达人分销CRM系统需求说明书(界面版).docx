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8BAF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海外达人分销CRM系统需求说明书</w:t>
      </w:r>
    </w:p>
    <w:p w14:paraId="1F20246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一、文档概述</w:t>
      </w:r>
      <w:bookmarkEnd w:id="0"/>
    </w:p>
    <w:p w14:paraId="097729F9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文档目的</w:t>
      </w:r>
      <w:bookmarkEnd w:id="1"/>
    </w:p>
    <w:p w14:paraId="47825B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明确本次CRM系统整体开发目标、标准化全业务流程、中转追踪链接规范、多级订单归因规则、谷歌表格精细化设计、全模块功能清单、第三方接口对接细则、权限体系、风险约束与兜底方案，为产品设计、前后端开发、测试、财务结算人员提供统一可落地依据，完整覆盖达人注册、链接分发、流量追踪、订单归因、销售统计、佣金结算、数据隔离全链路业务。</w:t>
      </w:r>
    </w:p>
    <w:p w14:paraId="20D115A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项目背景</w:t>
      </w:r>
      <w:bookmarkEnd w:id="2"/>
    </w:p>
    <w:p w14:paraId="69541C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业务方现有100名海外社媒达人，依托TikTok/Ins/Facebook等海外社媒引流，以</w:t>
      </w:r>
      <w:r>
        <w:rPr>
          <w:rFonts w:ascii="Arial" w:hAnsi="Arial" w:eastAsia="等线" w:cs="Arial"/>
          <w:b/>
          <w:sz w:val="22"/>
        </w:rPr>
        <w:t>一人一份独立Google Spreadsheet谷歌表格作为专属商品落地页</w:t>
      </w:r>
      <w:r>
        <w:rPr>
          <w:rFonts w:ascii="Arial" w:hAnsi="Arial" w:eastAsia="等线" w:cs="Arial"/>
          <w:sz w:val="22"/>
        </w:rPr>
        <w:t>，表格内挂载微店分销链接完成用户成交；当前无系统化分销管理平台，存在达人无统一唯一标识、链接溯源能力薄弱、订单归因不准确、无点击流量数据、无自动化佣金结算、谷歌表格人工维护成本极高、达人数据权限管控粗糙、无操作审计日志等核心痛点。</w:t>
      </w:r>
    </w:p>
    <w:p w14:paraId="6E80B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同时现场实测存在两项硬性环境风险：①谷歌全系Workplace API属于境外接口，国内服务器无法直接访问调用；②微店原始分销链接直接访问会出现商品不存在报错，</w:t>
      </w:r>
      <w:bookmarkStart w:id="26" w:name="_GoBack"/>
      <w:bookmarkEnd w:id="26"/>
      <w:r>
        <w:rPr>
          <w:rFonts w:ascii="Arial" w:hAnsi="Arial" w:eastAsia="等线" w:cs="Arial"/>
          <w:sz w:val="22"/>
        </w:rPr>
        <w:t>原生链接参数溯源存在不稳定问题。本次系统开发需同步适配以上环境风险，设计中转链接兜底方案与境外接口网络适配方案。</w:t>
      </w:r>
    </w:p>
    <w:p w14:paraId="24C077E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项目目标</w:t>
      </w:r>
      <w:bookmarkEnd w:id="3"/>
    </w:p>
    <w:p w14:paraId="50ED7D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为100个海外达人生成唯一独立推广ID，将达人ID全链路绑定至四大核心载体：Google Spreadsheet专属表格、微店分层推广链接、系统多层销售归因规则、达人个人独立数据看板。实现全链路数据闭环追踪：</w:t>
      </w:r>
    </w:p>
    <w:p w14:paraId="2529B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谁推广了哪个链接 → 产生了哪些订单 → 售卖对应哪些商品 → 对应交易额明细 → 自动核算佣金/分成金额 → 严格权限隔离，达人仅可查看自身全部数据，无法查看其他达人及平台全域数据。</w:t>
      </w:r>
    </w:p>
    <w:p w14:paraId="5C694D8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目标用户与角色权限</w:t>
      </w:r>
      <w:bookmarkEnd w:id="4"/>
    </w:p>
    <w:p w14:paraId="5927876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达人端（海外分销达人）</w:t>
      </w:r>
      <w:r>
        <w:rPr>
          <w:rFonts w:ascii="Arial" w:hAnsi="Arial" w:eastAsia="等线" w:cs="Arial"/>
          <w:sz w:val="22"/>
        </w:rPr>
        <w:t>：账号注册、资料提交、查看个人专属谷歌表格、查看个人点击/订单/销售/结算数据、无任何跨账号数据查看权限</w:t>
      </w:r>
    </w:p>
    <w:p w14:paraId="3BFCFD4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运营管理员</w:t>
      </w:r>
      <w:r>
        <w:rPr>
          <w:rFonts w:ascii="Arial" w:hAnsi="Arial" w:eastAsia="等线" w:cs="Arial"/>
          <w:sz w:val="22"/>
        </w:rPr>
        <w:t>：达人注册审核、达人账号启停、商品链接批量管理、谷歌表格分发配置、订单批量导入、基础数据查看</w:t>
      </w:r>
    </w:p>
    <w:p w14:paraId="6256123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财务管理员</w:t>
      </w:r>
      <w:r>
        <w:rPr>
          <w:rFonts w:ascii="Arial" w:hAnsi="Arial" w:eastAsia="等线" w:cs="Arial"/>
          <w:sz w:val="22"/>
        </w:rPr>
        <w:t>：佣金核算、订单结算、退款金额扣回、结算单导出、冻结/解冻达人结算资金</w:t>
      </w:r>
    </w:p>
    <w:p w14:paraId="53B7B90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超级管理员</w:t>
      </w:r>
      <w:r>
        <w:rPr>
          <w:rFonts w:ascii="Arial" w:hAnsi="Arial" w:eastAsia="等线" w:cs="Arial"/>
          <w:sz w:val="22"/>
        </w:rPr>
        <w:t>：全系统权限、角色权限配置、接口参数配置、操作日志审计、异常订单人工修正</w:t>
      </w:r>
    </w:p>
    <w:p w14:paraId="40BB910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二、标准化核心业务流程</w:t>
      </w:r>
      <w:bookmarkEnd w:id="5"/>
    </w:p>
    <w:p w14:paraId="7F56F1D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达人自主提交注册资料，发起账号注册申请</w:t>
      </w:r>
    </w:p>
    <w:p w14:paraId="769CDA0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运营后台审核通过后，系统自动生成固定格式唯一达人ID（示例：KOL0001、KOL0002，顺序递增，终身不可修改）</w:t>
      </w:r>
    </w:p>
    <w:p w14:paraId="4A4FEB1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系统调用谷歌接口，为该达人自动创建一份独立专属Google Spreadsheet表格</w:t>
      </w:r>
    </w:p>
    <w:p w14:paraId="3FC43DA0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ins w:id="2" w:author="条子" w:date="2026-06-17T15:19:55Z"/>
        </w:rPr>
      </w:pPr>
      <w:r>
        <w:rPr>
          <w:rFonts w:ascii="Arial" w:hAnsi="Arial" w:eastAsia="等线" w:cs="Arial"/>
          <w:sz w:val="22"/>
        </w:rPr>
        <w:t>系统批量写入2万条标准化商品链接至表格内，完成表格初始化</w:t>
      </w:r>
      <w:ins w:id="3" w:author="条子" w:date="2026-06-17T15:17:38Z">
        <w:r>
          <w:rPr>
            <w:rFonts w:hint="eastAsia" w:ascii="Arial" w:hAnsi="Arial" w:eastAsia="等线" w:cs="Arial"/>
            <w:sz w:val="22"/>
            <w:lang w:eastAsia="zh-CN"/>
          </w:rPr>
          <w:t>。</w:t>
        </w:r>
      </w:ins>
      <w:ins w:id="4" w:author="条子" w:date="2026-06-17T15:17:39Z">
        <w:r>
          <w:rPr>
            <w:rFonts w:hint="eastAsia" w:ascii="Arial" w:hAnsi="Arial" w:eastAsia="等线" w:cs="Arial"/>
            <w:sz w:val="22"/>
            <w:lang w:val="en-US" w:eastAsia="zh-CN"/>
          </w:rPr>
          <w:t>这里</w:t>
        </w:r>
      </w:ins>
      <w:ins w:id="5" w:author="条子" w:date="2026-06-17T15:18:25Z">
        <w:r>
          <w:rPr>
            <w:rFonts w:hint="eastAsia" w:ascii="Arial" w:hAnsi="Arial" w:eastAsia="等线" w:cs="Arial"/>
            <w:sz w:val="22"/>
            <w:lang w:val="en-US" w:eastAsia="zh-CN"/>
          </w:rPr>
          <w:t>为A</w:t>
        </w:r>
      </w:ins>
      <w:ins w:id="6" w:author="条子" w:date="2026-06-17T15:18:27Z">
        <w:r>
          <w:rPr>
            <w:rFonts w:hint="eastAsia" w:ascii="Arial" w:hAnsi="Arial" w:eastAsia="等线" w:cs="Arial"/>
            <w:sz w:val="22"/>
            <w:lang w:val="en-US" w:eastAsia="zh-CN"/>
          </w:rPr>
          <w:t>达人</w:t>
        </w:r>
      </w:ins>
      <w:ins w:id="7" w:author="条子" w:date="2026-06-17T15:18:28Z">
        <w:r>
          <w:rPr>
            <w:rFonts w:hint="eastAsia" w:ascii="Arial" w:hAnsi="Arial" w:eastAsia="等线" w:cs="Arial"/>
            <w:sz w:val="22"/>
            <w:lang w:val="en-US" w:eastAsia="zh-CN"/>
          </w:rPr>
          <w:t>生成</w:t>
        </w:r>
      </w:ins>
      <w:ins w:id="8" w:author="条子" w:date="2026-06-17T15:18:29Z">
        <w:r>
          <w:rPr>
            <w:rFonts w:hint="eastAsia" w:ascii="Arial" w:hAnsi="Arial" w:eastAsia="等线" w:cs="Arial"/>
            <w:sz w:val="22"/>
            <w:lang w:val="en-US" w:eastAsia="zh-CN"/>
          </w:rPr>
          <w:t>专属A</w:t>
        </w:r>
      </w:ins>
      <w:ins w:id="9" w:author="条子" w:date="2026-06-17T15:18:30Z">
        <w:r>
          <w:rPr>
            <w:rFonts w:hint="eastAsia" w:ascii="Arial" w:hAnsi="Arial" w:eastAsia="等线" w:cs="Arial"/>
            <w:sz w:val="22"/>
            <w:lang w:val="en-US" w:eastAsia="zh-CN"/>
          </w:rPr>
          <w:t>表</w:t>
        </w:r>
      </w:ins>
      <w:ins w:id="10" w:author="条子" w:date="2026-06-17T15:18:52Z">
        <w:r>
          <w:rPr>
            <w:rFonts w:hint="eastAsia" w:ascii="Arial" w:hAnsi="Arial" w:eastAsia="等线" w:cs="Arial"/>
            <w:sz w:val="22"/>
            <w:lang w:val="en-US" w:eastAsia="zh-CN"/>
          </w:rPr>
          <w:t>和</w:t>
        </w:r>
      </w:ins>
      <w:ins w:id="11" w:author="条子" w:date="2026-06-17T15:18:57Z">
        <w:r>
          <w:rPr>
            <w:rFonts w:hint="eastAsia" w:ascii="Arial" w:hAnsi="Arial" w:eastAsia="等线" w:cs="Arial"/>
            <w:sz w:val="22"/>
            <w:lang w:val="en-US" w:eastAsia="zh-CN"/>
          </w:rPr>
          <w:t>修改好</w:t>
        </w:r>
      </w:ins>
      <w:ins w:id="12" w:author="条子" w:date="2026-06-17T15:18:59Z">
        <w:r>
          <w:rPr>
            <w:rFonts w:hint="eastAsia" w:ascii="Arial" w:hAnsi="Arial" w:eastAsia="等线" w:cs="Arial"/>
            <w:sz w:val="22"/>
            <w:lang w:val="en-US" w:eastAsia="zh-CN"/>
          </w:rPr>
          <w:t>该</w:t>
        </w:r>
      </w:ins>
      <w:ins w:id="13" w:author="条子" w:date="2026-06-17T15:19:00Z">
        <w:r>
          <w:rPr>
            <w:rFonts w:hint="eastAsia" w:ascii="Arial" w:hAnsi="Arial" w:eastAsia="等线" w:cs="Arial"/>
            <w:sz w:val="22"/>
            <w:lang w:val="en-US" w:eastAsia="zh-CN"/>
          </w:rPr>
          <w:t>表的</w:t>
        </w:r>
      </w:ins>
      <w:ins w:id="14" w:author="条子" w:date="2026-06-17T15:19:01Z">
        <w:r>
          <w:rPr>
            <w:rFonts w:hint="eastAsia" w:ascii="Arial" w:hAnsi="Arial" w:eastAsia="等线" w:cs="Arial"/>
            <w:sz w:val="22"/>
            <w:lang w:val="en-US" w:eastAsia="zh-CN"/>
          </w:rPr>
          <w:t>链接</w:t>
        </w:r>
      </w:ins>
      <w:ins w:id="15" w:author="条子" w:date="2026-06-17T15:19:02Z">
        <w:r>
          <w:rPr>
            <w:rFonts w:hint="eastAsia" w:ascii="Arial" w:hAnsi="Arial" w:eastAsia="等线" w:cs="Arial"/>
            <w:sz w:val="22"/>
            <w:lang w:val="en-US" w:eastAsia="zh-CN"/>
          </w:rPr>
          <w:t>时候（</w:t>
        </w:r>
      </w:ins>
      <w:ins w:id="16" w:author="条子" w:date="2026-06-17T15:19:03Z">
        <w:r>
          <w:rPr>
            <w:rFonts w:hint="eastAsia" w:ascii="Arial" w:hAnsi="Arial" w:eastAsia="等线" w:cs="Arial"/>
            <w:sz w:val="22"/>
            <w:lang w:val="en-US" w:eastAsia="zh-CN"/>
          </w:rPr>
          <w:t>运营</w:t>
        </w:r>
      </w:ins>
      <w:ins w:id="17" w:author="条子" w:date="2026-06-17T15:19:04Z">
        <w:r>
          <w:rPr>
            <w:rFonts w:hint="eastAsia" w:ascii="Arial" w:hAnsi="Arial" w:eastAsia="等线" w:cs="Arial"/>
            <w:sz w:val="22"/>
            <w:lang w:val="en-US" w:eastAsia="zh-CN"/>
          </w:rPr>
          <w:t>修改</w:t>
        </w:r>
      </w:ins>
      <w:ins w:id="18" w:author="条子" w:date="2026-06-17T15:19:02Z">
        <w:r>
          <w:rPr>
            <w:rFonts w:hint="eastAsia" w:ascii="Arial" w:hAnsi="Arial" w:eastAsia="等线" w:cs="Arial"/>
            <w:sz w:val="22"/>
            <w:lang w:val="en-US" w:eastAsia="zh-CN"/>
          </w:rPr>
          <w:t>）</w:t>
        </w:r>
      </w:ins>
      <w:ins w:id="19" w:author="条子" w:date="2026-06-17T15:18:32Z">
        <w:r>
          <w:rPr>
            <w:rFonts w:hint="eastAsia" w:ascii="Arial" w:hAnsi="Arial" w:eastAsia="等线" w:cs="Arial"/>
            <w:sz w:val="22"/>
            <w:lang w:val="en-US" w:eastAsia="zh-CN"/>
          </w:rPr>
          <w:t>，</w:t>
        </w:r>
      </w:ins>
      <w:ins w:id="20" w:author="条子" w:date="2026-06-17T15:19:09Z">
        <w:r>
          <w:rPr>
            <w:rFonts w:hint="eastAsia" w:ascii="Arial" w:hAnsi="Arial" w:eastAsia="等线" w:cs="Arial"/>
            <w:sz w:val="22"/>
            <w:lang w:val="en-US" w:eastAsia="zh-CN"/>
          </w:rPr>
          <w:t>可以</w:t>
        </w:r>
      </w:ins>
      <w:ins w:id="21" w:author="条子" w:date="2026-06-17T15:19:13Z">
        <w:r>
          <w:rPr>
            <w:rFonts w:hint="eastAsia" w:ascii="Arial" w:hAnsi="Arial" w:eastAsia="等线" w:cs="Arial"/>
            <w:sz w:val="22"/>
            <w:lang w:val="en-US" w:eastAsia="zh-CN"/>
          </w:rPr>
          <w:t>将</w:t>
        </w:r>
      </w:ins>
      <w:ins w:id="22" w:author="条子" w:date="2026-06-17T15:19:14Z">
        <w:r>
          <w:rPr>
            <w:rFonts w:hint="eastAsia" w:ascii="Arial" w:hAnsi="Arial" w:eastAsia="等线" w:cs="Arial"/>
            <w:sz w:val="22"/>
            <w:lang w:val="en-US" w:eastAsia="zh-CN"/>
          </w:rPr>
          <w:t>所有的</w:t>
        </w:r>
      </w:ins>
      <w:ins w:id="23" w:author="条子" w:date="2026-06-17T15:19:15Z">
        <w:r>
          <w:rPr>
            <w:rFonts w:hint="eastAsia" w:ascii="Arial" w:hAnsi="Arial" w:eastAsia="等线" w:cs="Arial"/>
            <w:sz w:val="22"/>
            <w:lang w:val="en-US" w:eastAsia="zh-CN"/>
          </w:rPr>
          <w:t>链接</w:t>
        </w:r>
      </w:ins>
      <w:ins w:id="24" w:author="条子" w:date="2026-06-17T15:18:34Z">
        <w:r>
          <w:rPr>
            <w:rFonts w:hint="eastAsia" w:ascii="Arial" w:hAnsi="Arial" w:eastAsia="等线" w:cs="Arial"/>
            <w:sz w:val="22"/>
            <w:lang w:val="en-US" w:eastAsia="zh-CN"/>
          </w:rPr>
          <w:t>带入</w:t>
        </w:r>
      </w:ins>
      <w:ins w:id="25" w:author="条子" w:date="2026-06-17T15:18:35Z">
        <w:r>
          <w:rPr>
            <w:rFonts w:hint="eastAsia" w:ascii="Arial" w:hAnsi="Arial" w:eastAsia="等线" w:cs="Arial"/>
            <w:sz w:val="22"/>
            <w:lang w:val="en-US" w:eastAsia="zh-CN"/>
          </w:rPr>
          <w:t>达人</w:t>
        </w:r>
      </w:ins>
      <w:ins w:id="26" w:author="条子" w:date="2026-06-17T15:18:36Z">
        <w:r>
          <w:rPr>
            <w:rFonts w:hint="eastAsia" w:ascii="Arial" w:hAnsi="Arial" w:eastAsia="等线" w:cs="Arial"/>
            <w:sz w:val="22"/>
            <w:lang w:val="en-US" w:eastAsia="zh-CN"/>
          </w:rPr>
          <w:t>ID</w:t>
        </w:r>
      </w:ins>
      <w:ins w:id="27" w:author="条子" w:date="2026-06-17T15:19:20Z">
        <w:r>
          <w:rPr>
            <w:rFonts w:hint="eastAsia" w:ascii="Arial" w:hAnsi="Arial" w:eastAsia="等线" w:cs="Arial"/>
            <w:sz w:val="22"/>
            <w:lang w:val="en-US" w:eastAsia="zh-CN"/>
          </w:rPr>
          <w:t>刷一遍</w:t>
        </w:r>
      </w:ins>
      <w:ins w:id="28" w:author="条子" w:date="2026-06-17T15:18:36Z">
        <w:r>
          <w:rPr>
            <w:rFonts w:hint="eastAsia" w:ascii="Arial" w:hAnsi="Arial" w:eastAsia="等线" w:cs="Arial"/>
            <w:sz w:val="22"/>
            <w:lang w:val="en-US" w:eastAsia="zh-CN"/>
          </w:rPr>
          <w:t>，</w:t>
        </w:r>
      </w:ins>
      <w:ins w:id="29" w:author="条子" w:date="2026-06-17T15:18:38Z">
        <w:r>
          <w:rPr>
            <w:rFonts w:hint="eastAsia" w:ascii="Arial" w:hAnsi="Arial" w:eastAsia="等线" w:cs="Arial"/>
            <w:sz w:val="22"/>
            <w:lang w:val="en-US" w:eastAsia="zh-CN"/>
          </w:rPr>
          <w:t>然后</w:t>
        </w:r>
      </w:ins>
      <w:ins w:id="30" w:author="条子" w:date="2026-06-17T15:19:23Z">
        <w:r>
          <w:rPr>
            <w:rFonts w:hint="eastAsia" w:ascii="Arial" w:hAnsi="Arial" w:eastAsia="等线" w:cs="Arial"/>
            <w:sz w:val="22"/>
            <w:lang w:val="en-US" w:eastAsia="zh-CN"/>
          </w:rPr>
          <w:t>同步</w:t>
        </w:r>
      </w:ins>
      <w:ins w:id="31" w:author="条子" w:date="2026-06-17T15:18:41Z">
        <w:r>
          <w:rPr>
            <w:rFonts w:hint="eastAsia" w:ascii="Arial" w:hAnsi="Arial" w:eastAsia="等线" w:cs="Arial"/>
            <w:sz w:val="22"/>
            <w:lang w:val="en-US" w:eastAsia="zh-CN"/>
          </w:rPr>
          <w:t>调</w:t>
        </w:r>
      </w:ins>
      <w:ins w:id="32" w:author="条子" w:date="2026-06-17T15:18:42Z">
        <w:r>
          <w:rPr>
            <w:rFonts w:hint="eastAsia" w:ascii="Arial" w:hAnsi="Arial" w:eastAsia="等线" w:cs="Arial"/>
            <w:sz w:val="22"/>
            <w:lang w:val="en-US" w:eastAsia="zh-CN"/>
          </w:rPr>
          <w:t>起</w:t>
        </w:r>
      </w:ins>
      <w:ins w:id="33" w:author="条子" w:date="2026-06-17T15:18:43Z">
        <w:r>
          <w:rPr>
            <w:rFonts w:hint="eastAsia" w:ascii="Arial" w:hAnsi="Arial" w:eastAsia="等线" w:cs="Arial"/>
            <w:sz w:val="22"/>
            <w:lang w:val="en-US" w:eastAsia="zh-CN"/>
          </w:rPr>
          <w:t>微店的</w:t>
        </w:r>
      </w:ins>
      <w:ins w:id="34" w:author="条子" w:date="2026-06-17T15:18:44Z">
        <w:r>
          <w:rPr>
            <w:rFonts w:hint="eastAsia" w:ascii="Arial" w:hAnsi="Arial" w:eastAsia="等线" w:cs="Arial"/>
            <w:sz w:val="22"/>
            <w:lang w:val="en-US" w:eastAsia="zh-CN"/>
          </w:rPr>
          <w:t>接口，</w:t>
        </w:r>
      </w:ins>
      <w:ins w:id="35" w:author="条子" w:date="2026-06-17T15:18:47Z">
        <w:r>
          <w:rPr>
            <w:rFonts w:hint="eastAsia" w:ascii="Arial" w:hAnsi="Arial" w:eastAsia="等线" w:cs="Arial"/>
            <w:sz w:val="22"/>
            <w:lang w:val="en-US" w:eastAsia="zh-CN"/>
          </w:rPr>
          <w:t>批量</w:t>
        </w:r>
      </w:ins>
      <w:ins w:id="36" w:author="条子" w:date="2026-06-17T15:18:48Z">
        <w:r>
          <w:rPr>
            <w:rFonts w:hint="eastAsia" w:ascii="Arial" w:hAnsi="Arial" w:eastAsia="等线" w:cs="Arial"/>
            <w:sz w:val="22"/>
            <w:lang w:val="en-US" w:eastAsia="zh-CN"/>
          </w:rPr>
          <w:t>复制</w:t>
        </w:r>
      </w:ins>
      <w:ins w:id="37" w:author="条子" w:date="2026-06-17T15:19:29Z">
        <w:r>
          <w:rPr>
            <w:rFonts w:hint="eastAsia" w:ascii="Arial" w:hAnsi="Arial" w:eastAsia="等线" w:cs="Arial"/>
            <w:sz w:val="22"/>
            <w:lang w:val="en-US" w:eastAsia="zh-CN"/>
          </w:rPr>
          <w:t>出该</w:t>
        </w:r>
      </w:ins>
      <w:ins w:id="38" w:author="条子" w:date="2026-06-17T15:19:30Z">
        <w:r>
          <w:rPr>
            <w:rFonts w:hint="eastAsia" w:ascii="Arial" w:hAnsi="Arial" w:eastAsia="等线" w:cs="Arial"/>
            <w:sz w:val="22"/>
            <w:lang w:val="en-US" w:eastAsia="zh-CN"/>
          </w:rPr>
          <w:t>达人的</w:t>
        </w:r>
      </w:ins>
      <w:ins w:id="39" w:author="条子" w:date="2026-06-17T15:19:31Z">
        <w:r>
          <w:rPr>
            <w:rFonts w:hint="eastAsia" w:ascii="Arial" w:hAnsi="Arial" w:eastAsia="等线" w:cs="Arial"/>
            <w:sz w:val="22"/>
            <w:lang w:val="en-US" w:eastAsia="zh-CN"/>
          </w:rPr>
          <w:t>专属</w:t>
        </w:r>
      </w:ins>
      <w:ins w:id="40" w:author="条子" w:date="2026-06-17T15:19:32Z">
        <w:r>
          <w:rPr>
            <w:rFonts w:hint="eastAsia" w:ascii="Arial" w:hAnsi="Arial" w:eastAsia="等线" w:cs="Arial"/>
            <w:sz w:val="22"/>
            <w:lang w:val="en-US" w:eastAsia="zh-CN"/>
          </w:rPr>
          <w:t>微店</w:t>
        </w:r>
      </w:ins>
      <w:ins w:id="41" w:author="条子" w:date="2026-06-17T15:19:33Z">
        <w:r>
          <w:rPr>
            <w:rFonts w:hint="eastAsia" w:ascii="Arial" w:hAnsi="Arial" w:eastAsia="等线" w:cs="Arial"/>
            <w:sz w:val="22"/>
            <w:lang w:val="en-US" w:eastAsia="zh-CN"/>
          </w:rPr>
          <w:t>链接</w:t>
        </w:r>
      </w:ins>
      <w:ins w:id="42" w:author="条子" w:date="2026-06-17T15:19:38Z">
        <w:r>
          <w:rPr>
            <w:rFonts w:hint="eastAsia" w:ascii="Arial" w:hAnsi="Arial" w:eastAsia="等线" w:cs="Arial"/>
            <w:sz w:val="22"/>
            <w:lang w:val="en-US" w:eastAsia="zh-CN"/>
          </w:rPr>
          <w:t>并</w:t>
        </w:r>
      </w:ins>
      <w:ins w:id="43" w:author="条子" w:date="2026-06-17T15:19:39Z">
        <w:r>
          <w:rPr>
            <w:rFonts w:hint="eastAsia" w:ascii="Arial" w:hAnsi="Arial" w:eastAsia="等线" w:cs="Arial"/>
            <w:sz w:val="22"/>
            <w:lang w:val="en-US" w:eastAsia="zh-CN"/>
          </w:rPr>
          <w:t>记录。</w:t>
        </w:r>
      </w:ins>
      <w:ins w:id="44" w:author="条子" w:date="2026-06-17T15:19:40Z">
        <w:r>
          <w:rPr>
            <w:rFonts w:hint="eastAsia" w:ascii="Arial" w:hAnsi="Arial" w:eastAsia="等线" w:cs="Arial"/>
            <w:sz w:val="22"/>
            <w:lang w:val="en-US" w:eastAsia="zh-CN"/>
          </w:rPr>
          <w:t>后续</w:t>
        </w:r>
      </w:ins>
      <w:ins w:id="45" w:author="条子" w:date="2026-06-17T15:19:41Z">
        <w:r>
          <w:rPr>
            <w:rFonts w:hint="eastAsia" w:ascii="Arial" w:hAnsi="Arial" w:eastAsia="等线" w:cs="Arial"/>
            <w:sz w:val="22"/>
            <w:lang w:val="en-US" w:eastAsia="zh-CN"/>
          </w:rPr>
          <w:t>用</w:t>
        </w:r>
      </w:ins>
      <w:ins w:id="46" w:author="条子" w:date="2026-06-17T15:19:42Z">
        <w:r>
          <w:rPr>
            <w:rFonts w:hint="eastAsia" w:ascii="Arial" w:hAnsi="Arial" w:eastAsia="等线" w:cs="Arial"/>
            <w:sz w:val="22"/>
            <w:lang w:val="en-US" w:eastAsia="zh-CN"/>
          </w:rPr>
          <w:t>这部分</w:t>
        </w:r>
      </w:ins>
      <w:ins w:id="47" w:author="条子" w:date="2026-06-17T15:19:43Z">
        <w:r>
          <w:rPr>
            <w:rFonts w:hint="eastAsia" w:ascii="Arial" w:hAnsi="Arial" w:eastAsia="等线" w:cs="Arial"/>
            <w:sz w:val="22"/>
            <w:lang w:val="en-US" w:eastAsia="zh-CN"/>
          </w:rPr>
          <w:t>专属</w:t>
        </w:r>
      </w:ins>
      <w:ins w:id="48" w:author="条子" w:date="2026-06-17T15:19:44Z">
        <w:r>
          <w:rPr>
            <w:rFonts w:hint="eastAsia" w:ascii="Arial" w:hAnsi="Arial" w:eastAsia="等线" w:cs="Arial"/>
            <w:sz w:val="22"/>
            <w:lang w:val="en-US" w:eastAsia="zh-CN"/>
          </w:rPr>
          <w:t>的</w:t>
        </w:r>
      </w:ins>
      <w:ins w:id="49" w:author="条子" w:date="2026-06-17T15:19:45Z">
        <w:r>
          <w:rPr>
            <w:rFonts w:hint="eastAsia" w:ascii="Arial" w:hAnsi="Arial" w:eastAsia="等线" w:cs="Arial"/>
            <w:sz w:val="22"/>
            <w:lang w:val="en-US" w:eastAsia="zh-CN"/>
          </w:rPr>
          <w:t>微店</w:t>
        </w:r>
      </w:ins>
      <w:ins w:id="50" w:author="条子" w:date="2026-06-17T15:19:46Z">
        <w:r>
          <w:rPr>
            <w:rFonts w:hint="eastAsia" w:ascii="Arial" w:hAnsi="Arial" w:eastAsia="等线" w:cs="Arial"/>
            <w:sz w:val="22"/>
            <w:lang w:val="en-US" w:eastAsia="zh-CN"/>
          </w:rPr>
          <w:t>链接</w:t>
        </w:r>
      </w:ins>
      <w:ins w:id="51" w:author="条子" w:date="2026-06-17T15:19:47Z">
        <w:r>
          <w:rPr>
            <w:rFonts w:hint="eastAsia" w:ascii="Arial" w:hAnsi="Arial" w:eastAsia="等线" w:cs="Arial"/>
            <w:sz w:val="22"/>
            <w:lang w:val="en-US" w:eastAsia="zh-CN"/>
          </w:rPr>
          <w:t>统计</w:t>
        </w:r>
      </w:ins>
      <w:ins w:id="52" w:author="条子" w:date="2026-06-17T15:19:51Z">
        <w:r>
          <w:rPr>
            <w:rFonts w:hint="eastAsia" w:ascii="Arial" w:hAnsi="Arial" w:eastAsia="等线" w:cs="Arial"/>
            <w:sz w:val="22"/>
            <w:lang w:val="en-US" w:eastAsia="zh-CN"/>
          </w:rPr>
          <w:t>达人</w:t>
        </w:r>
      </w:ins>
      <w:ins w:id="53" w:author="条子" w:date="2026-06-17T15:19:52Z">
        <w:r>
          <w:rPr>
            <w:rFonts w:hint="eastAsia" w:ascii="Arial" w:hAnsi="Arial" w:eastAsia="等线" w:cs="Arial"/>
            <w:sz w:val="22"/>
            <w:lang w:val="en-US" w:eastAsia="zh-CN"/>
          </w:rPr>
          <w:t>销售。</w:t>
        </w:r>
      </w:ins>
      <w:ins w:id="54" w:author="条子" w:date="2026-06-17T15:19:53Z">
        <w:r>
          <w:rPr>
            <w:rFonts w:hint="eastAsia" w:ascii="Arial" w:hAnsi="Arial" w:eastAsia="等线" w:cs="Arial"/>
            <w:sz w:val="22"/>
            <w:lang w:val="en-US" w:eastAsia="zh-CN"/>
          </w:rPr>
          <w:t xml:space="preserve">  </w:t>
        </w:r>
      </w:ins>
    </w:p>
    <w:p w14:paraId="1116A89A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/>
        </w:rPr>
      </w:pPr>
      <w:ins w:id="55" w:author="条子" w:date="2026-06-17T15:19:58Z">
        <w:r>
          <w:rPr>
            <w:rFonts w:hint="eastAsia" w:ascii="Arial" w:hAnsi="Arial" w:eastAsia="等线" w:cs="Arial"/>
            <w:sz w:val="22"/>
            <w:lang w:val="en-US" w:eastAsia="zh-CN"/>
          </w:rPr>
          <w:t xml:space="preserve">总结： </w:t>
        </w:r>
      </w:ins>
      <w:ins w:id="56" w:author="条子" w:date="2026-06-17T15:19:59Z">
        <w:r>
          <w:rPr>
            <w:rFonts w:hint="eastAsia" w:ascii="Arial" w:hAnsi="Arial" w:eastAsia="等线" w:cs="Arial"/>
            <w:sz w:val="22"/>
            <w:lang w:val="en-US" w:eastAsia="zh-CN"/>
          </w:rPr>
          <w:t>A</w:t>
        </w:r>
      </w:ins>
      <w:ins w:id="57" w:author="条子" w:date="2026-06-17T15:20:00Z">
        <w:r>
          <w:rPr>
            <w:rFonts w:hint="eastAsia" w:ascii="Arial" w:hAnsi="Arial" w:eastAsia="等线" w:cs="Arial"/>
            <w:sz w:val="22"/>
            <w:lang w:val="en-US" w:eastAsia="zh-CN"/>
          </w:rPr>
          <w:t>达人</w:t>
        </w:r>
      </w:ins>
      <w:ins w:id="58" w:author="条子" w:date="2026-06-17T15:20:01Z">
        <w:r>
          <w:rPr>
            <w:rFonts w:hint="eastAsia" w:ascii="Arial" w:hAnsi="Arial" w:eastAsia="等线" w:cs="Arial"/>
            <w:sz w:val="22"/>
            <w:lang w:val="en-US" w:eastAsia="zh-CN"/>
          </w:rPr>
          <w:t>---</w:t>
        </w:r>
      </w:ins>
      <w:ins w:id="59" w:author="条子" w:date="2026-06-17T15:20:02Z">
        <w:r>
          <w:rPr>
            <w:rFonts w:hint="eastAsia" w:ascii="Arial" w:hAnsi="Arial" w:eastAsia="等线" w:cs="Arial"/>
            <w:sz w:val="22"/>
            <w:lang w:val="en-US" w:eastAsia="zh-CN"/>
          </w:rPr>
          <w:t>专属</w:t>
        </w:r>
      </w:ins>
      <w:ins w:id="60" w:author="条子" w:date="2026-06-17T15:20:04Z">
        <w:r>
          <w:rPr>
            <w:rFonts w:hint="eastAsia" w:ascii="Arial" w:hAnsi="Arial" w:eastAsia="等线" w:cs="Arial"/>
            <w:sz w:val="22"/>
            <w:lang w:val="en-US" w:eastAsia="zh-CN"/>
          </w:rPr>
          <w:t>A</w:t>
        </w:r>
      </w:ins>
      <w:ins w:id="61" w:author="条子" w:date="2026-06-17T15:20:06Z">
        <w:r>
          <w:rPr>
            <w:rFonts w:hint="eastAsia" w:ascii="Arial" w:hAnsi="Arial" w:eastAsia="等线" w:cs="Arial"/>
            <w:sz w:val="22"/>
            <w:lang w:val="en-US" w:eastAsia="zh-CN"/>
          </w:rPr>
          <w:t>达人的</w:t>
        </w:r>
      </w:ins>
      <w:ins w:id="62" w:author="条子" w:date="2026-06-17T15:20:10Z">
        <w:r>
          <w:rPr>
            <w:rFonts w:hint="eastAsia" w:ascii="Arial" w:hAnsi="Arial" w:eastAsia="等线" w:cs="Arial"/>
            <w:sz w:val="22"/>
            <w:lang w:val="en-US" w:eastAsia="zh-CN"/>
          </w:rPr>
          <w:t>spread</w:t>
        </w:r>
      </w:ins>
      <w:ins w:id="63" w:author="条子" w:date="2026-06-17T15:20:11Z">
        <w:r>
          <w:rPr>
            <w:rFonts w:hint="eastAsia" w:ascii="Arial" w:hAnsi="Arial" w:eastAsia="等线" w:cs="Arial"/>
            <w:sz w:val="22"/>
            <w:lang w:val="en-US" w:eastAsia="zh-CN"/>
          </w:rPr>
          <w:t>sheet</w:t>
        </w:r>
      </w:ins>
      <w:ins w:id="64" w:author="条子" w:date="2026-06-17T15:20:14Z">
        <w:r>
          <w:rPr>
            <w:rFonts w:hint="eastAsia" w:ascii="Arial" w:hAnsi="Arial" w:eastAsia="等线" w:cs="Arial"/>
            <w:sz w:val="22"/>
            <w:lang w:val="en-US" w:eastAsia="zh-CN"/>
          </w:rPr>
          <w:t>——</w:t>
        </w:r>
      </w:ins>
      <w:ins w:id="65" w:author="条子" w:date="2026-06-17T15:20:18Z">
        <w:r>
          <w:rPr>
            <w:rFonts w:hint="eastAsia" w:ascii="Arial" w:hAnsi="Arial" w:eastAsia="等线" w:cs="Arial"/>
            <w:sz w:val="22"/>
            <w:lang w:val="en-US" w:eastAsia="zh-CN"/>
          </w:rPr>
          <w:t>专属</w:t>
        </w:r>
      </w:ins>
      <w:ins w:id="66" w:author="条子" w:date="2026-06-17T15:20:20Z">
        <w:r>
          <w:rPr>
            <w:rFonts w:hint="eastAsia" w:ascii="Arial" w:hAnsi="Arial" w:eastAsia="等线" w:cs="Arial"/>
            <w:sz w:val="22"/>
            <w:lang w:val="en-US" w:eastAsia="zh-CN"/>
          </w:rPr>
          <w:t>A</w:t>
        </w:r>
      </w:ins>
      <w:ins w:id="67" w:author="条子" w:date="2026-06-17T15:20:21Z">
        <w:r>
          <w:rPr>
            <w:rFonts w:hint="eastAsia" w:ascii="Arial" w:hAnsi="Arial" w:eastAsia="等线" w:cs="Arial"/>
            <w:sz w:val="22"/>
            <w:lang w:val="en-US" w:eastAsia="zh-CN"/>
          </w:rPr>
          <w:t>达人的</w:t>
        </w:r>
      </w:ins>
      <w:ins w:id="68" w:author="条子" w:date="2026-06-17T15:20:23Z">
        <w:r>
          <w:rPr>
            <w:rFonts w:hint="eastAsia" w:ascii="Arial" w:hAnsi="Arial" w:eastAsia="等线" w:cs="Arial"/>
            <w:sz w:val="22"/>
            <w:lang w:val="en-US" w:eastAsia="zh-CN"/>
          </w:rPr>
          <w:t>微店</w:t>
        </w:r>
      </w:ins>
      <w:ins w:id="69" w:author="条子" w:date="2026-06-17T15:20:24Z">
        <w:r>
          <w:rPr>
            <w:rFonts w:hint="eastAsia" w:ascii="Arial" w:hAnsi="Arial" w:eastAsia="等线" w:cs="Arial"/>
            <w:sz w:val="22"/>
            <w:lang w:val="en-US" w:eastAsia="zh-CN"/>
          </w:rPr>
          <w:t>链接</w:t>
        </w:r>
      </w:ins>
      <w:ins w:id="70" w:author="条子" w:date="2026-06-17T15:20:25Z">
        <w:r>
          <w:rPr>
            <w:rFonts w:hint="eastAsia" w:ascii="Arial" w:hAnsi="Arial" w:eastAsia="等线" w:cs="Arial"/>
            <w:sz w:val="22"/>
            <w:lang w:val="en-US" w:eastAsia="zh-CN"/>
          </w:rPr>
          <w:t>，</w:t>
        </w:r>
      </w:ins>
      <w:ins w:id="71" w:author="条子" w:date="2026-06-17T15:20:26Z">
        <w:r>
          <w:rPr>
            <w:rFonts w:hint="eastAsia" w:ascii="Arial" w:hAnsi="Arial" w:eastAsia="等线" w:cs="Arial"/>
            <w:sz w:val="22"/>
            <w:lang w:val="en-US" w:eastAsia="zh-CN"/>
          </w:rPr>
          <w:t>唯一</w:t>
        </w:r>
      </w:ins>
      <w:ins w:id="72" w:author="条子" w:date="2026-06-17T15:20:27Z">
        <w:r>
          <w:rPr>
            <w:rFonts w:hint="eastAsia" w:ascii="Arial" w:hAnsi="Arial" w:eastAsia="等线" w:cs="Arial"/>
            <w:sz w:val="22"/>
            <w:lang w:val="en-US" w:eastAsia="zh-CN"/>
          </w:rPr>
          <w:t>对应关系</w:t>
        </w:r>
      </w:ins>
      <w:ins w:id="73" w:author="条子" w:date="2026-06-17T15:20:28Z">
        <w:r>
          <w:rPr>
            <w:rFonts w:hint="eastAsia" w:ascii="Arial" w:hAnsi="Arial" w:eastAsia="等线" w:cs="Arial"/>
            <w:sz w:val="22"/>
            <w:lang w:val="en-US" w:eastAsia="zh-CN"/>
          </w:rPr>
          <w:t>。</w:t>
        </w:r>
      </w:ins>
    </w:p>
    <w:p w14:paraId="10D7AF3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系统为每一条商品链接嵌入唯一达人ID、商品ID、全局追踪track_id，生成双层追踪链接（系统中转链接+溯源微店原生链接）</w:t>
      </w:r>
    </w:p>
    <w:p w14:paraId="708A1AC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达人获取专属谷歌表格，转发表格至海外社媒渠道进行推广引流</w:t>
      </w:r>
    </w:p>
    <w:p w14:paraId="7F8E057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终端用户点击表格内系统中转链接，系统先记录点击行为全量数据，再自动跳转至携带溯源参数的微店商品页</w:t>
      </w:r>
    </w:p>
    <w:p w14:paraId="31FD636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用户在微店完成下单、支付、退款等全流程交易</w:t>
      </w:r>
    </w:p>
    <w:p w14:paraId="3D12DB6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系统支持两种方式同步微店订单：API实时自动同步、Excel/CSV离线批量导入</w:t>
      </w:r>
    </w:p>
    <w:p w14:paraId="7EA69A9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系统按照预设优先级归因规则，自动匹配每一笔订单对应的归属达人</w:t>
      </w:r>
    </w:p>
    <w:p w14:paraId="119268F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系统自动统计点击量、订单数、交易额、退款金额、净销售额，并按照预设比例自动核算达人佣金</w:t>
      </w:r>
    </w:p>
    <w:p w14:paraId="1D93CA0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达人登录个人后台，仅查看自身专属的链接数据、流量数据、订单明细、销售报表、佣金结算记录；管理员后台可查看全域所有数据，支持异常订单人工修正</w:t>
      </w:r>
    </w:p>
    <w:p w14:paraId="3DBFB74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三、链接结构设计与中转跳转方案</w:t>
      </w:r>
      <w:bookmarkEnd w:id="6"/>
    </w:p>
    <w:p w14:paraId="729E923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双层链接架构（规避微店原生链接报错+强化溯源）</w:t>
      </w:r>
      <w:bookmarkEnd w:id="7"/>
    </w:p>
    <w:p w14:paraId="76534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禁止直接下发微店原始链接给达人，统一采用</w:t>
      </w:r>
      <w:r>
        <w:rPr>
          <w:rFonts w:ascii="Arial" w:hAnsi="Arial" w:eastAsia="等线" w:cs="Arial"/>
          <w:b/>
          <w:sz w:val="22"/>
        </w:rPr>
        <w:t>系统中转前置+后端自动跳转</w:t>
      </w:r>
      <w:r>
        <w:rPr>
          <w:rFonts w:ascii="Arial" w:hAnsi="Arial" w:eastAsia="等线" w:cs="Arial"/>
          <w:sz w:val="22"/>
        </w:rPr>
        <w:t>模式，规避微店原生链接直接访问提示【商品不存在】的报错问题，同时补充独立点击追踪能力。</w:t>
      </w:r>
    </w:p>
    <w:p w14:paraId="503D06D2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3.1.1 对外展示给达人的系统中转链接</w:t>
      </w:r>
      <w:bookmarkEnd w:id="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3E4DE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2D6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url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https://crm.yourdomain.com/t/KOL0001/P000123</w:t>
            </w:r>
          </w:p>
        </w:tc>
      </w:tr>
    </w:tbl>
    <w:p w14:paraId="69BE94FA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3.1.2 后端自动跳转的溯源微店链接</w:t>
      </w:r>
      <w:bookmarkEnd w:id="9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6CBB2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48E9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url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https://weidian.com/item.html?itemID=123456&amp;kol_id=KOL0001&amp;product_id=P000123&amp;track_id=xxxx</w:t>
            </w:r>
          </w:p>
        </w:tc>
      </w:tr>
    </w:tbl>
    <w:p w14:paraId="41EE49A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3.2 中转链接两大核心价值</w:t>
      </w:r>
      <w:bookmarkEnd w:id="10"/>
    </w:p>
    <w:p w14:paraId="27D61FA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兜底溯源：即便微店接口无法完整回传URL溯源参数，系统依旧可以依靠中转链接独立记录点击来源、达人及商品信息，不丢失流量数据</w:t>
      </w:r>
    </w:p>
    <w:p w14:paraId="65D5C7B4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ins w:id="74" w:author="条子" w:date="2026-06-17T15:17:16Z"/>
        </w:rPr>
      </w:pPr>
      <w:r>
        <w:rPr>
          <w:rFonts w:ascii="Arial" w:hAnsi="Arial" w:eastAsia="等线" w:cs="Arial"/>
          <w:sz w:val="22"/>
        </w:rPr>
        <w:t>数据增值：支持精细化统计点击量、引流转化率、异常恶意点击、分时段推广效果，完善达人推广全维度数据看板</w:t>
      </w:r>
    </w:p>
    <w:p w14:paraId="2DD87C12">
      <w:pPr>
        <w:numPr>
          <w:ilvl w:val="0"/>
          <w:numId w:val="18"/>
        </w:numPr>
        <w:spacing w:before="120" w:after="120" w:line="288" w:lineRule="auto"/>
        <w:ind w:left="0"/>
        <w:jc w:val="left"/>
      </w:pPr>
    </w:p>
    <w:p w14:paraId="1DC0E94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3.3 归因前置风险提示</w:t>
      </w:r>
      <w:bookmarkEnd w:id="11"/>
    </w:p>
    <w:p w14:paraId="0652E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系统100%精准订单归因，强依赖微店接口/订单导出文件是否完整保留kol_id、渠道参数、track_id三大溯源字段；若微店侧无法稳定回传链接参数，一期必须配套上线</w:t>
      </w:r>
      <w:r>
        <w:rPr>
          <w:rFonts w:ascii="Arial" w:hAnsi="Arial" w:eastAsia="等线" w:cs="Arial"/>
          <w:b/>
          <w:sz w:val="22"/>
        </w:rPr>
        <w:t>达人专属唯一优惠码</w:t>
      </w:r>
      <w:r>
        <w:rPr>
          <w:rFonts w:ascii="Arial" w:hAnsi="Arial" w:eastAsia="等线" w:cs="Arial"/>
          <w:sz w:val="22"/>
        </w:rPr>
        <w:t>，作为最高优先级兜底强归因字段。</w:t>
      </w:r>
    </w:p>
    <w:p w14:paraId="57DB89D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四、多级订单归因规则</w:t>
      </w:r>
      <w:bookmarkEnd w:id="12"/>
    </w:p>
    <w:p w14:paraId="02D4C3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系统订单匹配严格按照从高到低优先级执行，高优先级匹配成功则不再执行低优先级规则，无法自动匹配的订单统一进入人工匹配池，由管理员手动修正归属。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PrChange w:id="75" w:author="Tiffany" w:date="2026-09-30T21:14:58Z">
          <w:tblPr>
            <w:tblStyle w:val="4"/>
            <w:tblW w:w="0" w:type="auto"/>
            <w:tblInd w:w="0" w:type="dxa"/>
            <w:tbl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  <w:insideH w:val="single" w:color="DEE0E3" w:sz="0" w:space="0"/>
              <w:insideV w:val="single" w:color="DEE0E3" w:sz="0" w:space="0"/>
            </w:tblBorders>
            <w:tblLayout w:type="fixed"/>
            <w:tblCellMar>
              <w:top w:w="0" w:type="dxa"/>
              <w:left w:w="10" w:type="dxa"/>
              <w:bottom w:w="0" w:type="dxa"/>
              <w:right w:w="10" w:type="dxa"/>
            </w:tblCellMar>
          </w:tblPr>
        </w:tblPrChange>
      </w:tblPr>
      <w:tblGrid>
        <w:gridCol w:w="1359"/>
        <w:gridCol w:w="2781"/>
        <w:gridCol w:w="1280"/>
        <w:gridCol w:w="2860"/>
        <w:tblGridChange w:id="76">
          <w:tblGrid>
            <w:gridCol w:w="2070"/>
            <w:gridCol w:w="2070"/>
            <w:gridCol w:w="2070"/>
            <w:gridCol w:w="2070"/>
          </w:tblGrid>
        </w:tblGridChange>
      </w:tblGrid>
      <w:tr w14:paraId="7841ED72"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78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A398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匹配优先级</w:t>
            </w:r>
          </w:p>
        </w:tc>
        <w:tc>
          <w:tcPr>
            <w:tcW w:w="2781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79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5075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匹配方式</w:t>
            </w:r>
          </w:p>
        </w:tc>
        <w:tc>
          <w:tcPr>
            <w:tcW w:w="128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80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6D64F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数据准确度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81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05E5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</w:tr>
      <w:tr w14:paraId="404F1FAA"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83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0D112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1（最高）</w:t>
            </w:r>
          </w:p>
        </w:tc>
        <w:tc>
          <w:tcPr>
            <w:tcW w:w="2781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84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609B6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订单原生数据包含达人ID/渠道ID</w:t>
            </w:r>
          </w:p>
        </w:tc>
        <w:tc>
          <w:tcPr>
            <w:tcW w:w="128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85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2DA7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86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23D52E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微店接口完整回传链接溯源参数</w:t>
            </w:r>
          </w:p>
        </w:tc>
      </w:tr>
      <w:tr w14:paraId="1440232A"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88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2443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81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89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1FF8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订单使用达人专属唯一优惠码</w:t>
            </w:r>
          </w:p>
        </w:tc>
        <w:tc>
          <w:tcPr>
            <w:tcW w:w="128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90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1F782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91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120E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微店链接参数丢失，优惠码作为兜底凭证</w:t>
            </w:r>
          </w:p>
        </w:tc>
      </w:tr>
      <w:tr w14:paraId="452F5D6E"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93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484A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81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94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1C7FF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订单包含系统全局唯一track_id</w:t>
            </w:r>
          </w:p>
        </w:tc>
        <w:tc>
          <w:tcPr>
            <w:tcW w:w="128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95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2193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96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A5DB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参数部分丢失，依靠全局追踪码定位</w:t>
            </w:r>
          </w:p>
        </w:tc>
      </w:tr>
      <w:tr w14:paraId="76713931"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98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6845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81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99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683C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系统中转点击记录+对应商品+下单时间窗口模糊匹配</w:t>
            </w:r>
          </w:p>
        </w:tc>
        <w:tc>
          <w:tcPr>
            <w:tcW w:w="128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00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F919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01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2ACE2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链接参数全部丢失，依靠流量行为兜底匹配</w:t>
            </w:r>
          </w:p>
        </w:tc>
      </w:tr>
      <w:tr w14:paraId="1757162B">
        <w:tc>
          <w:tcPr>
            <w:tcW w:w="1359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03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43BC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5（兜底）</w:t>
            </w:r>
          </w:p>
        </w:tc>
        <w:tc>
          <w:tcPr>
            <w:tcW w:w="2781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04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0D5C2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无任何有效溯源信息，进入后台人工匹配修正</w:t>
            </w:r>
          </w:p>
        </w:tc>
        <w:tc>
          <w:tcPr>
            <w:tcW w:w="128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05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2CDEE6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人工校准</w:t>
            </w:r>
          </w:p>
        </w:tc>
        <w:tc>
          <w:tcPr>
            <w:tcW w:w="2860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06" w:author="Tiffany" w:date="2026-09-30T21:14:58Z">
              <w:tcPr>
                <w:tcW w:w="207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1BD15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极端异常订单、参数全部丢失订单</w:t>
            </w:r>
          </w:p>
        </w:tc>
      </w:tr>
    </w:tbl>
    <w:p w14:paraId="02CAD51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一期版本强制必做归因能力</w:t>
      </w:r>
      <w:bookmarkEnd w:id="13"/>
    </w:p>
    <w:p w14:paraId="164317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达人ID自动匹配、专属优惠码匹配、商品链接track_id匹配、后台人工订单修正四大功能，二期可迭代优化时间窗口模糊匹配规则。</w:t>
      </w:r>
    </w:p>
    <w:p w14:paraId="667F9D99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五、Google Spreadsheet精细化设计</w:t>
      </w:r>
      <w:bookmarkEnd w:id="14"/>
    </w:p>
    <w:p w14:paraId="4DFF6758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5.1 表格整体部署方案</w:t>
      </w:r>
      <w:bookmarkEnd w:id="15"/>
    </w:p>
    <w:p w14:paraId="2E759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总量规模：100个达人 × 20000条专属链接 = 200万条全量达人推广链接数据</w:t>
      </w:r>
    </w:p>
    <w:p w14:paraId="72CAA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部署规则：</w:t>
      </w:r>
      <w:r>
        <w:rPr>
          <w:rFonts w:ascii="Arial" w:hAnsi="Arial" w:eastAsia="等线" w:cs="Arial"/>
          <w:b/>
          <w:sz w:val="22"/>
        </w:rPr>
        <w:t>一人一独立表格，禁止总表筛选区分</w:t>
      </w:r>
      <w:r>
        <w:rPr>
          <w:rFonts w:ascii="Arial" w:hAnsi="Arial" w:eastAsia="等线" w:cs="Arial"/>
          <w:sz w:val="22"/>
        </w:rPr>
        <w:t>，彻底隔离达人之间链接、订单、结算数据，避免数据串号与泄露风险；经谷歌官方接口文档核验，单张Google Sheet支持最大1000万单元格容量，当前业务数据量完全符合官方容量标准。</w:t>
      </w:r>
    </w:p>
    <w:p w14:paraId="5FF0810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5.2 单份达人表格4大Sheet规范</w:t>
      </w:r>
      <w:bookmarkEnd w:id="1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PrChange w:id="107" w:author="Tiffany" w:date="2026-09-30T21:14:46Z">
          <w:tblPr>
            <w:tblStyle w:val="4"/>
            <w:tblW w:w="0" w:type="auto"/>
            <w:tblInd w:w="0" w:type="dxa"/>
            <w:tbl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  <w:insideH w:val="single" w:color="DEE0E3" w:sz="0" w:space="0"/>
              <w:insideV w:val="single" w:color="DEE0E3" w:sz="0" w:space="0"/>
            </w:tblBorders>
            <w:tblLayout w:type="fixed"/>
            <w:tblCellMar>
              <w:top w:w="0" w:type="dxa"/>
              <w:left w:w="10" w:type="dxa"/>
              <w:bottom w:w="0" w:type="dxa"/>
              <w:right w:w="10" w:type="dxa"/>
            </w:tblCellMar>
          </w:tblPr>
        </w:tblPrChange>
      </w:tblPr>
      <w:tblGrid>
        <w:gridCol w:w="1573"/>
        <w:gridCol w:w="6667"/>
        <w:tblGridChange w:id="108">
          <w:tblGrid>
            <w:gridCol w:w="3000"/>
            <w:gridCol w:w="3000"/>
          </w:tblGrid>
        </w:tblGridChange>
      </w:tblGrid>
      <w:tr w14:paraId="1DCEB839">
        <w:trPr>
          <w:trHeight w:val="629" w:hRule="atLeast"/>
        </w:trPr>
        <w:tc>
          <w:tcPr>
            <w:tcW w:w="157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10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0D58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Sheet名称</w:t>
            </w:r>
          </w:p>
        </w:tc>
        <w:tc>
          <w:tcPr>
            <w:tcW w:w="666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11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517F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核心内容说明</w:t>
            </w:r>
          </w:p>
        </w:tc>
      </w:tr>
      <w:tr w14:paraId="0BDD40FF">
        <w:trPr>
          <w:trHeight w:val="845" w:hRule="atLeast"/>
        </w:trPr>
        <w:tc>
          <w:tcPr>
            <w:tcW w:w="157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13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227A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Links</w:t>
            </w:r>
          </w:p>
        </w:tc>
        <w:tc>
          <w:tcPr>
            <w:tcW w:w="666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14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59DF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存放该达人2万条专属推广全量链接，实时同步链接点击、成交数据</w:t>
            </w:r>
          </w:p>
        </w:tc>
      </w:tr>
      <w:tr w14:paraId="7AAA6E22">
        <w:trPr>
          <w:trHeight w:val="1278" w:hRule="atLeast"/>
        </w:trPr>
        <w:tc>
          <w:tcPr>
            <w:tcW w:w="157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16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6D82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Orders</w:t>
            </w:r>
          </w:p>
        </w:tc>
        <w:tc>
          <w:tcPr>
            <w:tcW w:w="666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17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4541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存放该达人全部历史订单明细，包含付款、退款、匹配方式全字段</w:t>
            </w:r>
          </w:p>
        </w:tc>
      </w:tr>
      <w:tr w14:paraId="64C0B4DA">
        <w:trPr>
          <w:trHeight w:val="1278" w:hRule="atLeast"/>
        </w:trPr>
        <w:tc>
          <w:tcPr>
            <w:tcW w:w="157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19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09BC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</w:t>
            </w:r>
          </w:p>
        </w:tc>
        <w:tc>
          <w:tcPr>
            <w:tcW w:w="666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20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8563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销售数据汇总看板：总订单、总销售额、退款金额、净销售额、累计佣金</w:t>
            </w:r>
          </w:p>
        </w:tc>
      </w:tr>
      <w:tr w14:paraId="75B478A0">
        <w:trPr>
          <w:trHeight w:val="1282" w:hRule="atLeast"/>
        </w:trPr>
        <w:tc>
          <w:tcPr>
            <w:tcW w:w="157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22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B563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Settlement</w:t>
            </w:r>
          </w:p>
        </w:tc>
        <w:tc>
          <w:tcPr>
            <w:tcW w:w="666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23" w:author="Tiffany" w:date="2026-09-30T21:14:4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2AA7D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佣金结算台账：待结算、已结算、资金冻结、退款扣回全部记录</w:t>
            </w:r>
          </w:p>
        </w:tc>
      </w:tr>
    </w:tbl>
    <w:p w14:paraId="7A0087E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5.3 分Sheet详细字段设计</w:t>
      </w:r>
      <w:bookmarkEnd w:id="17"/>
    </w:p>
    <w:p w14:paraId="1AEC67B4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5.3.1 Links（链接明细表）固定字段</w:t>
      </w:r>
      <w:bookmarkEnd w:id="18"/>
    </w:p>
    <w:p w14:paraId="77178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达人ID、商品ID、商品名称、SKU、微店原始链接、系统中转追踪链接、达人专属溯源微店链接、累计点击量、累计订单数、累计交易额、数据最后更新时间</w:t>
      </w:r>
    </w:p>
    <w:p w14:paraId="3D166240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5.3.2 Orders（订单明细表）固定字段</w:t>
      </w:r>
      <w:bookmarkEnd w:id="19"/>
    </w:p>
    <w:p w14:paraId="45781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订单号、达人ID、商品ID、商品名称、SKU、下单时间、实际付款金额、订单状态、退款金额、净销售额、佣金比例、实际佣金金额、订单匹配方式</w:t>
      </w:r>
    </w:p>
    <w:p w14:paraId="434A1DA5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5.4 谷歌接口对接说明&amp;现场风险提示</w:t>
      </w:r>
      <w:bookmarkEnd w:id="20"/>
    </w:p>
    <w:p w14:paraId="1141395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需要对接接口：Google Sheets API（表格创建、单元格批量读写、数据同步）、Google Drive API（表格权限配置、定向分享给对应达人）</w:t>
      </w:r>
    </w:p>
    <w:p w14:paraId="48DDCE0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重要环境风险（实测报错）</w:t>
      </w:r>
      <w:r>
        <w:rPr>
          <w:rFonts w:ascii="Arial" w:hAnsi="Arial" w:eastAsia="等线" w:cs="Arial"/>
          <w:sz w:val="22"/>
        </w:rPr>
        <w:t>：谷歌全系开发者接口为境外网页，国内服务器无法直接访问调用，开发阶段需配置海外代理节点/海外服务器部署方可正常对接</w:t>
      </w:r>
    </w:p>
    <w:p w14:paraId="3A9170A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技术约束：2万条链接批量写入需做队列限速处理，避免高频调用谷歌API触发接口限流封禁</w:t>
      </w:r>
    </w:p>
    <w:p w14:paraId="478EE12D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六、系统全功能模块清单</w:t>
      </w:r>
      <w:bookmarkEnd w:id="2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  <w:tblPrChange w:id="124" w:author="Tiffany" w:date="2026-09-30T21:14:36Z">
          <w:tblPr>
            <w:tblStyle w:val="4"/>
            <w:tblW w:w="0" w:type="auto"/>
            <w:tblInd w:w="0" w:type="dxa"/>
            <w:tbl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  <w:insideH w:val="single" w:color="DEE0E3" w:sz="0" w:space="0"/>
              <w:insideV w:val="single" w:color="DEE0E3" w:sz="0" w:space="0"/>
            </w:tblBorders>
            <w:tblLayout w:type="fixed"/>
            <w:tblCellMar>
              <w:top w:w="0" w:type="dxa"/>
              <w:left w:w="10" w:type="dxa"/>
              <w:bottom w:w="0" w:type="dxa"/>
              <w:right w:w="10" w:type="dxa"/>
            </w:tblCellMar>
          </w:tblPr>
        </w:tblPrChange>
      </w:tblPr>
      <w:tblGrid>
        <w:gridCol w:w="2657"/>
        <w:gridCol w:w="5563"/>
        <w:tblGridChange w:id="125">
          <w:tblGrid>
            <w:gridCol w:w="3000"/>
            <w:gridCol w:w="3000"/>
          </w:tblGrid>
        </w:tblGridChange>
      </w:tblGrid>
      <w:tr w14:paraId="47B0BFA7">
        <w:trPr>
          <w:trHeight w:val="65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27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010F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28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10358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详细功能说明</w:t>
            </w:r>
          </w:p>
        </w:tc>
      </w:tr>
      <w:tr w14:paraId="510FEFBF">
        <w:trPr>
          <w:trHeight w:val="885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30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07ACC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达人注册管理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31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B79B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达人自主填写姓名、邮箱、所属国家、社媒账号完成注册；系统自动生成唯一达人ID</w:t>
            </w:r>
          </w:p>
        </w:tc>
      </w:tr>
      <w:tr w14:paraId="783F4D78">
        <w:trPr>
          <w:trHeight w:val="133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33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269B03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达人审核管理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34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0FB3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后台人工审核达人资料，支持账号启用、禁用、资料编辑、密码重置</w:t>
            </w:r>
          </w:p>
        </w:tc>
      </w:tr>
      <w:tr w14:paraId="215DAD92">
        <w:trPr>
          <w:trHeight w:val="133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36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D4E1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商品链接管理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37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C5A6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后台批量导入微店原始商品链接库，统一维护商品基础信息</w:t>
            </w:r>
          </w:p>
        </w:tc>
      </w:tr>
      <w:tr w14:paraId="526B0E19">
        <w:trPr>
          <w:trHeight w:val="133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39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097C1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专属链接生成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40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9046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批量为每一位达人生成2万条带溯源参数的中转链接+微店溯源链接</w:t>
            </w:r>
          </w:p>
        </w:tc>
      </w:tr>
      <w:tr w14:paraId="48238125">
        <w:trPr>
          <w:trHeight w:val="218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42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69D70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Google Sheet自动分发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43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170C9B7E">
            <w:pPr>
              <w:spacing w:before="120" w:after="120" w:line="288" w:lineRule="auto"/>
              <w:ind w:left="0"/>
              <w:jc w:val="left"/>
            </w:pPr>
            <w:ins w:id="144" w:author="条子" w:date="2026-06-18T18:35:12Z">
              <w:r>
                <w:rPr>
                  <w:rFonts w:hint="eastAsia"/>
                  <w:lang w:val="en-US" w:eastAsia="zh-CN"/>
                </w:rPr>
                <w:t>这里对应上面的，需要同步调起微店的接口，在微店里为这个专属达人生成对应专属的链接（用微店的复制工具可以），同时把新生成的链接贴到spreadsheet里。</w:t>
              </w:r>
            </w:ins>
          </w:p>
        </w:tc>
      </w:tr>
      <w:tr w14:paraId="022CE8D3">
        <w:trPr>
          <w:trHeight w:val="604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46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228F8BA">
            <w:pPr>
              <w:spacing w:before="120" w:after="120" w:line="288" w:lineRule="auto"/>
              <w:ind w:left="0"/>
              <w:jc w:val="left"/>
              <w:rPr>
                <w:strike/>
                <w:dstrike w:val="0"/>
              </w:rPr>
            </w:pP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47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8CF3CB7">
            <w:pPr>
              <w:spacing w:before="120" w:after="120" w:line="288" w:lineRule="auto"/>
              <w:ind w:left="0"/>
              <w:jc w:val="left"/>
              <w:rPr>
                <w:strike/>
                <w:dstrike w:val="0"/>
              </w:rPr>
            </w:pPr>
          </w:p>
        </w:tc>
      </w:tr>
      <w:tr w14:paraId="144A3C75">
        <w:trPr>
          <w:trHeight w:val="167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49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02998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微店订单同步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50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309F2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双模式同步：API接口实时自动同步、Excel/CSV离线文件批量导入，适配不同对接环境</w:t>
            </w:r>
          </w:p>
        </w:tc>
      </w:tr>
      <w:tr w14:paraId="6C442A6D">
        <w:trPr>
          <w:trHeight w:val="133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52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0989A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智能订单匹配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53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098F1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按照五级优先级自动归因，异常订单归集至人工匹配池支持后台修正</w:t>
            </w:r>
          </w:p>
        </w:tc>
      </w:tr>
      <w:tr w14:paraId="7D3CEC98">
        <w:trPr>
          <w:trHeight w:val="133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55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2D0C4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销售数据统计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56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5B4B0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自动统计订单量、总销售额、退款金额、净销售额，按日/周/月生成报表</w:t>
            </w:r>
          </w:p>
        </w:tc>
      </w:tr>
      <w:tr w14:paraId="56796BDD">
        <w:trPr>
          <w:trHeight w:val="885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58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12CC8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佣金结算管理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59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5998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按预设比例自动计算佣金；支持待结算、已结算、资金冻结、退款佣金扣回</w:t>
            </w:r>
          </w:p>
        </w:tc>
      </w:tr>
      <w:tr w14:paraId="37DD62C6">
        <w:trPr>
          <w:trHeight w:val="167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61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6B31F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达人前台看板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62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E279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数据物理隔离，达人仅查看自身链接、流量、订单、销售、结算数据，无跨权限查询入口</w:t>
            </w:r>
          </w:p>
        </w:tc>
      </w:tr>
      <w:tr w14:paraId="4F7C6ED7">
        <w:trPr>
          <w:trHeight w:val="133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64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7D59D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后台全域管理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65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1D45E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管理员查看全域达人数据、商品数据、订单数据、销售排行榜、异常数据监控</w:t>
            </w:r>
          </w:p>
        </w:tc>
      </w:tr>
      <w:tr w14:paraId="2E8E777F">
        <w:trPr>
          <w:trHeight w:val="1339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67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23629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多角色权限控制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68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910A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拆分超级管理员、运营、财务、达人四级角色，精准划分每类人员操作权限</w:t>
            </w:r>
          </w:p>
        </w:tc>
      </w:tr>
      <w:tr w14:paraId="4CDF7BDB">
        <w:trPr>
          <w:trHeight w:val="1343" w:hRule="atLeast"/>
        </w:trPr>
        <w:tc>
          <w:tcPr>
            <w:tcW w:w="2657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70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4D0B1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全链路日志审计</w:t>
            </w:r>
          </w:p>
        </w:tc>
        <w:tc>
          <w:tcPr>
            <w:tcW w:w="5563" w:type="dxa"/>
            <w:tcMar>
              <w:top w:w="60" w:type="dxa"/>
              <w:left w:w="120" w:type="dxa"/>
              <w:bottom w:w="30" w:type="dxa"/>
              <w:right w:w="120" w:type="dxa"/>
            </w:tcMar>
            <w:tcPrChange w:id="171" w:author="Tiffany" w:date="2026-09-30T21:14:36Z">
              <w:tcPr>
                <w:tcW w:w="3000" w:type="dxa"/>
                <w:tcMar>
                  <w:top w:w="60" w:type="dxa"/>
                  <w:left w:w="120" w:type="dxa"/>
                  <w:bottom w:w="30" w:type="dxa"/>
                  <w:right w:w="120" w:type="dxa"/>
                </w:tcMar>
              </w:tcPr>
            </w:tcPrChange>
          </w:tcPr>
          <w:p w14:paraId="5B825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记录链接导入、订单匹配、人工修正、佣金结算、账号变更全部操作日志，可追溯</w:t>
            </w:r>
          </w:p>
        </w:tc>
      </w:tr>
    </w:tbl>
    <w:p w14:paraId="4AD4676A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七、第三方接口对接需求</w:t>
      </w:r>
      <w:bookmarkEnd w:id="22"/>
    </w:p>
    <w:p w14:paraId="3D74F30B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7.1 微店API对接</w:t>
      </w:r>
      <w:bookmarkEnd w:id="23"/>
    </w:p>
    <w:p w14:paraId="3B604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微店官方开放API，获取核心字段：订单编号、下单时间、商品信息、实付金额、支付状态、退款状态、推广链接全量参数、优惠码；系统依托链接参数+优惠码双层维度完成订单归因。同时支持离线导入兜底，应对微店API不稳定场景。</w:t>
      </w:r>
    </w:p>
    <w:p w14:paraId="6F53857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7.2 Google Workspace API对接</w:t>
      </w:r>
      <w:bookmarkEnd w:id="24"/>
    </w:p>
    <w:p w14:paraId="384C5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对接两类谷歌官方接口，对应能力如下：</w:t>
      </w:r>
    </w:p>
    <w:p w14:paraId="0A86A7B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Google Sheets API：实现表格自动创建、2万条链接批量写入、订单与销售数据定时回写表格单元格</w:t>
      </w:r>
    </w:p>
    <w:p w14:paraId="26C5711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Google Drive API：实现表格权限隔离，仅授权对应达人查看自身表格，禁止其他人员访问</w:t>
      </w:r>
    </w:p>
    <w:p w14:paraId="65A22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实测硬性限制</w:t>
      </w:r>
      <w:r>
        <w:rPr>
          <w:rFonts w:ascii="Arial" w:hAnsi="Arial" w:eastAsia="等线" w:cs="Arial"/>
          <w:sz w:val="22"/>
        </w:rPr>
        <w:t>：国内服务器无法访问谷歌所有开发者接口，必须部署海外服务节点或配置稳定海外代理，否则谷歌表格相关功能全部无法使用。</w:t>
      </w:r>
    </w:p>
    <w:p w14:paraId="6B4089B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八、硬性业务规则</w:t>
      </w:r>
      <w:bookmarkEnd w:id="25"/>
    </w:p>
    <w:p w14:paraId="7C58DF7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一对一绑定规则</w:t>
      </w:r>
      <w:r>
        <w:rPr>
          <w:rFonts w:ascii="Arial" w:hAnsi="Arial" w:eastAsia="等线" w:cs="Arial"/>
          <w:sz w:val="22"/>
        </w:rPr>
        <w:t>：100位达人对应100份独立谷歌表格，一人一表，表格数据互相完全隔离，禁止共享、混用、总表筛选</w:t>
      </w:r>
    </w:p>
    <w:p w14:paraId="0CEA9A0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数据隔离规则</w:t>
      </w:r>
      <w:r>
        <w:rPr>
          <w:rFonts w:ascii="Arial" w:hAnsi="Arial" w:eastAsia="等线" w:cs="Arial"/>
          <w:sz w:val="22"/>
        </w:rPr>
        <w:t>：达人端物理隔离全部外部数据，仅可见自身全量信息；仅后台管理员可查看平台全域数据</w:t>
      </w:r>
    </w:p>
    <w:p w14:paraId="260618C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ID唯一规则</w:t>
      </w:r>
      <w:r>
        <w:rPr>
          <w:rFonts w:ascii="Arial" w:hAnsi="Arial" w:eastAsia="等线" w:cs="Arial"/>
          <w:sz w:val="22"/>
        </w:rPr>
        <w:t>：达人ID注册后终身固定不可修改，作为全链路溯源第一核心凭证</w:t>
      </w:r>
    </w:p>
    <w:p w14:paraId="7C45796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链接全量埋点规则</w:t>
      </w:r>
      <w:r>
        <w:rPr>
          <w:rFonts w:ascii="Arial" w:hAnsi="Arial" w:eastAsia="等线" w:cs="Arial"/>
          <w:sz w:val="22"/>
        </w:rPr>
        <w:t>：2万条链接必须全部嵌入达人ID、商品ID、track_id三重溯源参数，无遗漏</w:t>
      </w:r>
    </w:p>
    <w:p w14:paraId="499E982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归因优先级规则</w:t>
      </w:r>
      <w:r>
        <w:rPr>
          <w:rFonts w:ascii="Arial" w:hAnsi="Arial" w:eastAsia="等线" w:cs="Arial"/>
          <w:sz w:val="22"/>
        </w:rPr>
        <w:t>：订单匹配必须严格遵循预设五级优先级，不可颠倒匹配逻辑</w:t>
      </w:r>
    </w:p>
    <w:p w14:paraId="42645CE7">
      <w:pPr>
        <w:spacing w:before="120" w:after="120" w:line="288" w:lineRule="auto"/>
        <w:ind w:left="0"/>
        <w:jc w:val="left"/>
        <w:rPr>
          <w:ins w:id="172" w:author="条子" w:date="2026-06-18T18:35:28Z"/>
        </w:rPr>
      </w:pPr>
    </w:p>
    <w:p w14:paraId="3AB7FFA9">
      <w:pPr>
        <w:spacing w:before="120" w:after="120" w:line="288" w:lineRule="auto"/>
        <w:ind w:left="0"/>
        <w:jc w:val="left"/>
        <w:rPr>
          <w:ins w:id="173" w:author="条子" w:date="2026-06-18T18:36:44Z"/>
          <w:rFonts w:hint="eastAsia"/>
          <w:lang w:val="en-US" w:eastAsia="zh-CN"/>
        </w:rPr>
      </w:pPr>
      <w:ins w:id="174" w:author="条子" w:date="2026-06-18T18:35:30Z">
        <w:r>
          <w:rPr>
            <w:rFonts w:hint="eastAsia"/>
            <w:lang w:val="en-US" w:eastAsia="zh-CN"/>
          </w:rPr>
          <w:t>界面</w:t>
        </w:r>
      </w:ins>
      <w:ins w:id="175" w:author="条子" w:date="2026-06-18T18:35:31Z">
        <w:r>
          <w:rPr>
            <w:rFonts w:hint="eastAsia"/>
            <w:lang w:val="en-US" w:eastAsia="zh-CN"/>
          </w:rPr>
          <w:t>：</w:t>
        </w:r>
      </w:ins>
    </w:p>
    <w:p w14:paraId="03FCC804">
      <w:pPr>
        <w:spacing w:before="120" w:after="120" w:line="288" w:lineRule="auto"/>
        <w:ind w:left="0"/>
        <w:jc w:val="left"/>
        <w:rPr>
          <w:ins w:id="176" w:author="条子" w:date="2026-06-18T18:36:47Z"/>
        </w:rPr>
      </w:pPr>
      <w:ins w:id="177" w:author="条子" w:date="2026-06-18T18:36:45Z">
        <w:r>
          <w:rPr/>
          <w:drawing>
            <wp:inline distT="0" distB="0" distL="114300" distR="114300">
              <wp:extent cx="5272405" cy="2684145"/>
              <wp:effectExtent l="0" t="0" r="635" b="5715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1"/>
                      <pic:cNvPicPr>
                        <a:picLocks noChangeAspect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2405" cy="268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C511D3">
      <w:pPr>
        <w:spacing w:before="120" w:after="120" w:line="288" w:lineRule="auto"/>
        <w:ind w:left="0"/>
        <w:jc w:val="left"/>
        <w:rPr>
          <w:ins w:id="179" w:author="条子" w:date="2026-06-18T18:36:47Z"/>
        </w:rPr>
      </w:pPr>
    </w:p>
    <w:p w14:paraId="388A112D">
      <w:pPr>
        <w:spacing w:before="120" w:after="120" w:line="288" w:lineRule="auto"/>
        <w:ind w:left="0"/>
        <w:jc w:val="left"/>
        <w:rPr>
          <w:ins w:id="180" w:author="条子" w:date="2026-06-18T18:37:18Z"/>
        </w:rPr>
      </w:pPr>
      <w:ins w:id="181" w:author="条子" w:date="2026-06-18T18:37:14Z">
        <w:r>
          <w:rPr/>
          <w:drawing>
            <wp:inline distT="0" distB="0" distL="114300" distR="114300">
              <wp:extent cx="5257800" cy="2325370"/>
              <wp:effectExtent l="0" t="0" r="0" b="6350"/>
              <wp:docPr id="2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7800" cy="2325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3A10AA1">
      <w:pPr>
        <w:spacing w:before="120" w:after="120" w:line="288" w:lineRule="auto"/>
        <w:ind w:left="0"/>
        <w:jc w:val="left"/>
        <w:rPr>
          <w:ins w:id="183" w:author="条子" w:date="2026-06-18T18:40:04Z"/>
        </w:rPr>
      </w:pPr>
      <w:ins w:id="184" w:author="条子" w:date="2026-06-18T18:40:00Z">
        <w:r>
          <w:rPr/>
          <w:drawing>
            <wp:inline distT="0" distB="0" distL="114300" distR="114300">
              <wp:extent cx="5262880" cy="2573655"/>
              <wp:effectExtent l="0" t="0" r="2540" b="1905"/>
              <wp:docPr id="3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图片 3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2880" cy="2573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1B30BE5">
      <w:pPr>
        <w:spacing w:before="120" w:after="120" w:line="288" w:lineRule="auto"/>
        <w:ind w:left="0"/>
        <w:jc w:val="left"/>
        <w:rPr>
          <w:ins w:id="186" w:author="条子" w:date="2026-06-18T18:41:27Z"/>
        </w:rPr>
      </w:pPr>
      <w:ins w:id="187" w:author="条子" w:date="2026-06-18T18:41:13Z">
        <w:r>
          <w:rPr/>
          <w:drawing>
            <wp:inline distT="0" distB="0" distL="114300" distR="114300">
              <wp:extent cx="5253990" cy="2619375"/>
              <wp:effectExtent l="0" t="0" r="3810" b="1905"/>
              <wp:docPr id="4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图片 4"/>
                      <pic:cNvPicPr>
                        <a:picLocks noChangeAspect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3990" cy="2619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F7F3258">
      <w:pPr>
        <w:spacing w:before="120" w:after="120" w:line="288" w:lineRule="auto"/>
        <w:ind w:left="0"/>
        <w:jc w:val="left"/>
        <w:rPr>
          <w:ins w:id="189" w:author="条子" w:date="2026-06-18T18:41:27Z"/>
        </w:rPr>
      </w:pPr>
    </w:p>
    <w:p w14:paraId="58086300">
      <w:pPr>
        <w:spacing w:before="120" w:after="120" w:line="288" w:lineRule="auto"/>
        <w:ind w:left="0"/>
        <w:jc w:val="left"/>
        <w:rPr>
          <w:ins w:id="190" w:author="条子" w:date="2026-06-18T18:41:28Z"/>
        </w:rPr>
      </w:pPr>
    </w:p>
    <w:p w14:paraId="62C2B3B2">
      <w:pPr>
        <w:spacing w:before="120" w:after="120" w:line="288" w:lineRule="auto"/>
        <w:ind w:left="0"/>
        <w:jc w:val="left"/>
        <w:rPr>
          <w:ins w:id="191" w:author="条子" w:date="2026-06-18T18:41:33Z"/>
          <w:rFonts w:hint="eastAsia"/>
          <w:lang w:val="en-US" w:eastAsia="zh-CN"/>
        </w:rPr>
      </w:pPr>
      <w:ins w:id="192" w:author="条子" w:date="2026-06-18T18:41:30Z">
        <w:r>
          <w:rPr>
            <w:rFonts w:hint="eastAsia"/>
            <w:lang w:val="en-US" w:eastAsia="zh-CN"/>
          </w:rPr>
          <w:t>达人</w:t>
        </w:r>
      </w:ins>
      <w:ins w:id="193" w:author="条子" w:date="2026-06-18T18:41:31Z">
        <w:r>
          <w:rPr>
            <w:rFonts w:hint="eastAsia"/>
            <w:lang w:val="en-US" w:eastAsia="zh-CN"/>
          </w:rPr>
          <w:t>链接</w:t>
        </w:r>
      </w:ins>
      <w:ins w:id="194" w:author="条子" w:date="2026-06-18T18:41:32Z">
        <w:r>
          <w:rPr>
            <w:rFonts w:hint="eastAsia"/>
            <w:lang w:val="en-US" w:eastAsia="zh-CN"/>
          </w:rPr>
          <w:t>：</w:t>
        </w:r>
      </w:ins>
    </w:p>
    <w:p w14:paraId="4291B4E0">
      <w:pPr>
        <w:spacing w:before="120" w:after="120" w:line="288" w:lineRule="auto"/>
        <w:ind w:left="0"/>
        <w:jc w:val="left"/>
        <w:rPr>
          <w:ins w:id="195" w:author="条子" w:date="2026-06-18T18:44:04Z"/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"https://www.tiktok.com/@cnmastair" </w:instrText>
      </w:r>
      <w:ins w:id="196" w:author="条子" w:date="2026-06-18T18:43:20Z">
        <w:r>
          <w:rPr>
            <w:rFonts w:hint="default"/>
            <w:lang w:val="en-US" w:eastAsia="zh-CN"/>
          </w:rPr>
          <w:fldChar w:fldCharType="separate"/>
        </w:r>
      </w:ins>
      <w:ins w:id="197" w:author="条子" w:date="2026-06-18T18:43:20Z">
        <w:r>
          <w:rPr>
            <w:rStyle w:val="6"/>
            <w:rFonts w:hint="default"/>
            <w:lang w:val="en-US" w:eastAsia="zh-CN"/>
          </w:rPr>
          <w:t>https://www.tiktok.com/@cnmastair</w:t>
        </w:r>
      </w:ins>
      <w:ins w:id="198" w:author="条子" w:date="2026-06-18T18:43:20Z">
        <w:r>
          <w:rPr>
            <w:rFonts w:hint="default"/>
            <w:lang w:val="en-US" w:eastAsia="zh-CN"/>
          </w:rPr>
          <w:fldChar w:fldCharType="end"/>
        </w:r>
      </w:ins>
      <w:ins w:id="199" w:author="条子" w:date="2026-06-18T18:44:01Z">
        <w:r>
          <w:rPr>
            <w:rFonts w:hint="eastAsia"/>
            <w:lang w:val="en-US" w:eastAsia="zh-CN"/>
          </w:rPr>
          <w:t>（</w:t>
        </w:r>
      </w:ins>
      <w:ins w:id="200" w:author="条子" w:date="2026-06-18T18:44:02Z">
        <w:r>
          <w:rPr>
            <w:rFonts w:hint="eastAsia"/>
            <w:lang w:val="en-US" w:eastAsia="zh-CN"/>
          </w:rPr>
          <w:t>达人主页</w:t>
        </w:r>
      </w:ins>
      <w:ins w:id="201" w:author="条子" w:date="2026-06-18T18:44:01Z">
        <w:r>
          <w:rPr>
            <w:rFonts w:hint="eastAsia"/>
            <w:lang w:val="en-US" w:eastAsia="zh-CN"/>
          </w:rPr>
          <w:t>）</w:t>
        </w:r>
      </w:ins>
    </w:p>
    <w:p w14:paraId="461FA7B2">
      <w:pPr>
        <w:spacing w:before="120" w:after="120" w:line="288" w:lineRule="auto"/>
        <w:ind w:left="0"/>
        <w:jc w:val="left"/>
        <w:rPr>
          <w:ins w:id="202" w:author="条子" w:date="2026-06-18T18:43:20Z"/>
          <w:rFonts w:hint="default"/>
          <w:lang w:val="en-US" w:eastAsia="zh-CN"/>
        </w:rPr>
      </w:pPr>
    </w:p>
    <w:p w14:paraId="79AA9C88">
      <w:pPr>
        <w:spacing w:before="120" w:after="120" w:line="288" w:lineRule="auto"/>
        <w:ind w:left="0"/>
        <w:jc w:val="left"/>
        <w:rPr>
          <w:ins w:id="203" w:author="条子" w:date="2026-06-18T18:44:13Z"/>
          <w:rFonts w:hint="eastAsia"/>
          <w:lang w:val="en-US" w:eastAsia="zh-CN"/>
        </w:rPr>
      </w:pPr>
      <w:ins w:id="204" w:author="条子" w:date="2026-06-18T18:43:57Z">
        <w:r>
          <w:rPr>
            <w:rFonts w:hint="default"/>
            <w:lang w:val="en-US" w:eastAsia="zh-CN"/>
          </w:rPr>
          <w:t>https://docs.google.com/spreadsheets/d/183I-MwB3zY5nCrcZgypXgK_eogoNjJV0q8G6Gpft8y4/htmlview#gid=2130334132</w:t>
        </w:r>
      </w:ins>
      <w:ins w:id="205" w:author="条子" w:date="2026-06-18T18:44:06Z">
        <w:r>
          <w:rPr>
            <w:rFonts w:hint="eastAsia"/>
            <w:lang w:val="en-US" w:eastAsia="zh-CN"/>
          </w:rPr>
          <w:t>（</w:t>
        </w:r>
      </w:ins>
      <w:ins w:id="206" w:author="条子" w:date="2026-06-18T18:44:07Z">
        <w:r>
          <w:rPr>
            <w:rFonts w:hint="eastAsia"/>
            <w:lang w:val="en-US" w:eastAsia="zh-CN"/>
          </w:rPr>
          <w:t>这个</w:t>
        </w:r>
      </w:ins>
      <w:ins w:id="207" w:author="条子" w:date="2026-06-18T18:44:08Z">
        <w:r>
          <w:rPr>
            <w:rFonts w:hint="eastAsia"/>
            <w:lang w:val="en-US" w:eastAsia="zh-CN"/>
          </w:rPr>
          <w:t>达人</w:t>
        </w:r>
      </w:ins>
      <w:ins w:id="208" w:author="条子" w:date="2026-06-18T18:44:09Z">
        <w:r>
          <w:rPr>
            <w:rFonts w:hint="eastAsia"/>
            <w:lang w:val="en-US" w:eastAsia="zh-CN"/>
          </w:rPr>
          <w:t>的</w:t>
        </w:r>
      </w:ins>
      <w:ins w:id="209" w:author="条子" w:date="2026-06-18T18:44:11Z">
        <w:r>
          <w:rPr>
            <w:rFonts w:hint="eastAsia"/>
            <w:lang w:val="en-US" w:eastAsia="zh-CN"/>
          </w:rPr>
          <w:t>电子表格</w:t>
        </w:r>
      </w:ins>
      <w:ins w:id="210" w:author="条子" w:date="2026-06-18T18:44:06Z">
        <w:r>
          <w:rPr>
            <w:rFonts w:hint="eastAsia"/>
            <w:lang w:val="en-US" w:eastAsia="zh-CN"/>
          </w:rPr>
          <w:t>）</w:t>
        </w:r>
      </w:ins>
    </w:p>
    <w:p w14:paraId="5EB67E75">
      <w:pPr>
        <w:spacing w:before="120" w:after="120" w:line="288" w:lineRule="auto"/>
        <w:ind w:left="0"/>
        <w:jc w:val="left"/>
        <w:rPr>
          <w:ins w:id="211" w:author="条子" w:date="2026-06-18T18:44:14Z"/>
          <w:rFonts w:hint="eastAsia"/>
          <w:lang w:val="en-US" w:eastAsia="zh-CN"/>
        </w:rPr>
      </w:pPr>
    </w:p>
    <w:p w14:paraId="4082C150">
      <w:pPr>
        <w:spacing w:before="120" w:after="120" w:line="288" w:lineRule="auto"/>
        <w:ind w:left="0"/>
        <w:jc w:val="left"/>
        <w:rPr>
          <w:ins w:id="212" w:author="条子" w:date="2026-06-18T18:44:54Z"/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"https://docs.google.com/spreadsheets/d/1vQlh_BZeH9Pek5mFoVBjxYcKlgw1sxonRlMde_ZDGs8/edit?gid=584069483#gid=584069483(wo" </w:instrText>
      </w:r>
      <w:ins w:id="213" w:author="条子" w:date="2026-06-18T18:44:36Z">
        <w:r>
          <w:rPr>
            <w:rFonts w:hint="default"/>
            <w:lang w:val="en-US" w:eastAsia="zh-CN"/>
          </w:rPr>
          <w:fldChar w:fldCharType="separate"/>
        </w:r>
      </w:ins>
      <w:ins w:id="214" w:author="条子" w:date="2026-06-18T18:44:36Z">
        <w:r>
          <w:rPr>
            <w:rStyle w:val="6"/>
            <w:rFonts w:hint="default"/>
            <w:lang w:val="en-US" w:eastAsia="zh-CN"/>
          </w:rPr>
          <w:t>https://docs.google.com/spreadsheets/d/1vQlh_BZeH9Pek5mFoVBjxYcKlgw1sxonRlMde_ZDGs8/edit?gid=584069483#gid=584069483</w:t>
        </w:r>
      </w:ins>
      <w:ins w:id="215" w:author="条子" w:date="2026-06-18T18:44:36Z">
        <w:r>
          <w:rPr>
            <w:rFonts w:hint="default"/>
            <w:lang w:val="en-US" w:eastAsia="zh-CN"/>
          </w:rPr>
          <w:fldChar w:fldCharType="end"/>
        </w:r>
      </w:ins>
      <w:ins w:id="216" w:author="条子" w:date="2026-06-18T18:44:45Z">
        <w:r>
          <w:rPr>
            <w:rFonts w:hint="eastAsia"/>
            <w:lang w:val="en-US" w:eastAsia="zh-CN"/>
          </w:rPr>
          <w:t xml:space="preserve"> </w:t>
        </w:r>
      </w:ins>
      <w:ins w:id="217" w:author="条子" w:date="2026-06-18T18:44:46Z">
        <w:r>
          <w:rPr>
            <w:rFonts w:hint="eastAsia"/>
            <w:lang w:val="en-US" w:eastAsia="zh-CN"/>
          </w:rPr>
          <w:t>(</w:t>
        </w:r>
      </w:ins>
      <w:ins w:id="218" w:author="条子" w:date="2026-06-18T18:44:47Z">
        <w:r>
          <w:rPr>
            <w:rFonts w:hint="eastAsia"/>
            <w:lang w:val="en-US" w:eastAsia="zh-CN"/>
          </w:rPr>
          <w:t>我</w:t>
        </w:r>
      </w:ins>
      <w:ins w:id="219" w:author="条子" w:date="2026-06-18T18:44:48Z">
        <w:r>
          <w:rPr>
            <w:rFonts w:hint="eastAsia"/>
            <w:lang w:val="en-US" w:eastAsia="zh-CN"/>
          </w:rPr>
          <w:t>的</w:t>
        </w:r>
      </w:ins>
      <w:ins w:id="220" w:author="条子" w:date="2026-06-18T18:44:49Z">
        <w:r>
          <w:rPr>
            <w:rFonts w:hint="eastAsia"/>
            <w:lang w:val="en-US" w:eastAsia="zh-CN"/>
          </w:rPr>
          <w:t>电子表格）</w:t>
        </w:r>
      </w:ins>
    </w:p>
    <w:p w14:paraId="036C0CFF">
      <w:pPr>
        <w:spacing w:before="120" w:after="120" w:line="288" w:lineRule="auto"/>
        <w:ind w:left="0"/>
        <w:jc w:val="left"/>
        <w:rPr>
          <w:ins w:id="221" w:author="条子" w:date="2026-06-18T18:44:54Z"/>
          <w:rFonts w:hint="eastAsia"/>
          <w:lang w:val="en-US" w:eastAsia="zh-CN"/>
        </w:rPr>
      </w:pPr>
    </w:p>
    <w:p w14:paraId="4CCC2047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</w:p>
    <w:sectPr>
      <w:head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FD6D0">
    <w:ins w:id="0" w:author="Tiffany" w:date="2026-09-30T21:17:01Z">
      <w:r>
        <w:rPr>
          <w:sz w:val="18"/>
        </w:rPr>
        <w:pict>
          <v:shape id="PowerPlusWaterMarkObject1043560" o:spid="_x0000_s2052" o:spt="136" type="#_x0000_t136" style="position:absolute;left:0pt;height:110.4pt;width:476.8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  <v:path/>
            <v:fill on="t" opacity="51773f" focussize="0,0"/>
            <v:stroke on="f"/>
            <v:imagedata o:title=""/>
            <o:lock v:ext="edit" aspectratio="t"/>
            <v:textpath on="t" fitshape="t" fitpath="t" trim="t" xscale="f" string="嘉禾云汇科技" style="font-family:PingFang SC;font-size:36pt;v-same-letter-heights:f;v-text-align:center;"/>
          </v:shape>
        </w:pict>
      </w:r>
    </w:ins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条子">
    <w15:presenceInfo w15:providerId="WPS Office" w15:userId="3630434346"/>
  </w15:person>
  <w15:person w15:author="Tiffany">
    <w15:presenceInfo w15:providerId="WPS Office" w15:userId="33127510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revisionView w:markup="0"/>
  <w:trackRevisions w:val="1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B30B57"/>
    <w:rsid w:val="4182651F"/>
    <w:rsid w:val="697C221C"/>
    <w:rsid w:val="79C56329"/>
    <w:rsid w:val="CBFF1047"/>
    <w:rsid w:val="E37FF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1717</Words>
  <Characters>2006</Characters>
  <TotalTime>0</TotalTime>
  <ScaleCrop>false</ScaleCrop>
  <LinksUpToDate>false</LinksUpToDate>
  <CharactersWithSpaces>2032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2026-06-17T14:26:00Z</dcterms:created>
  <dc:creator>Apache POI</dc:creator>
  <cp:lastModifiedBy>Tiffany</cp:lastModifiedBy>
  <dcterms:modified xsi:type="dcterms:W3CDTF">2026-09-30T21:17:55Z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{"Label":"1","ContentProducer":"001191110102MACQD9K64010000","ProduceID":"7652246943369055437","ReservedCode1":"","ContentPropagator":"","PropagateID":"","ReservedCode2":""}</vt:lpwstr>
  </property>
  <property fmtid="{D5CDD505-2E9C-101B-9397-08002B2CF9AE}" pid="3" name="KSOTemplateDocerSaveRecord">
    <vt:lpwstr>eyJoZGlkIjoiNWI2NmE1ZWM1MjMyNjcxYTA3OGE1OWY4MTQwMGJmMzYiLCJ1c2VySWQiOiI0MTk1MTgxNjAifQ==</vt:lpwstr>
  </property>
  <property fmtid="{D5CDD505-2E9C-101B-9397-08002B2CF9AE}" pid="4" name="KSOProductBuildVer">
    <vt:lpwstr>2052-12.1.28496.28496</vt:lpwstr>
  </property>
  <property fmtid="{D5CDD505-2E9C-101B-9397-08002B2CF9AE}" pid="5" name="ICV">
    <vt:lpwstr>D23CA2199889C5236E0BBD6A3C66CED1_43</vt:lpwstr>
  </property>
</Properties>
</file>